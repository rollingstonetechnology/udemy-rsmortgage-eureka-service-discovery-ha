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1853D7" w:rsidP="00871E1A">
      <w:pPr>
        <w:pStyle w:val="BodyText"/>
        <w:framePr w:wrap="auto" w:vAnchor="page" w:hAnchor="page" w:x="1261" w:y="1153"/>
      </w:pPr>
      <w:del w:id="0" w:author="Caree2" w:date="2017-02-25T09:26:00Z">
        <w:r w:rsidDel="0046372A">
          <w:rPr>
            <w:noProof/>
          </w:rPr>
          <w:drawing>
            <wp:inline distT="0" distB="0" distL="0" distR="0" wp14:anchorId="7C9C3D71" wp14:editId="10EE0F91">
              <wp:extent cx="904875" cy="1190625"/>
              <wp:effectExtent l="0" t="0" r="9525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1190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" w:author="Caree2" w:date="2017-02-25T09:26:00Z">
        <w:r w:rsidR="0046372A">
          <w:rPr>
            <w:noProof/>
          </w:rPr>
          <w:drawing>
            <wp:inline distT="0" distB="0" distL="0" distR="0" wp14:anchorId="17D7D65D" wp14:editId="4E477976">
              <wp:extent cx="1143000" cy="1143000"/>
              <wp:effectExtent l="0" t="0" r="0" b="0"/>
              <wp:docPr id="86" name="Picture 86" descr="F:\Learning\Udemy\RSMortgage\forward_directio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F:\Learning\Udemy\RSMortgage\forward_direction.jp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3000" cy="114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ins w:id="2" w:author="Caree2" w:date="2017-02-25T09:26:00Z"/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ins w:id="3" w:author="Caree2" w:date="2017-02-25T09:26:00Z"/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>Lab 0</w:t>
      </w:r>
      <w:r w:rsidR="004E0D56"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z w:val="36"/>
        </w:rPr>
        <w:t xml:space="preserve"> </w:t>
      </w:r>
      <w:del w:id="4" w:author="Caree2" w:date="2017-02-25T09:27:00Z">
        <w:r w:rsidDel="004D169D">
          <w:rPr>
            <w:rFonts w:ascii="Times New Roman" w:hAnsi="Times New Roman"/>
            <w:sz w:val="36"/>
          </w:rPr>
          <w:delText xml:space="preserve">Ecomm </w:delText>
        </w:r>
      </w:del>
      <w:ins w:id="5" w:author="Caree2" w:date="2017-02-25T09:27:00Z">
        <w:r w:rsidR="004D169D">
          <w:rPr>
            <w:rFonts w:ascii="Times New Roman" w:hAnsi="Times New Roman"/>
            <w:sz w:val="36"/>
          </w:rPr>
          <w:t>RSMortgage</w:t>
        </w:r>
        <w:r w:rsidR="004D169D">
          <w:rPr>
            <w:rFonts w:ascii="Times New Roman" w:hAnsi="Times New Roman"/>
            <w:sz w:val="36"/>
          </w:rPr>
          <w:t xml:space="preserve"> </w:t>
        </w:r>
        <w:r w:rsidR="004D169D">
          <w:rPr>
            <w:rFonts w:ascii="Times New Roman" w:hAnsi="Times New Roman"/>
            <w:sz w:val="36"/>
          </w:rPr>
          <w:t>Service Discovery</w:t>
        </w:r>
      </w:ins>
      <w:del w:id="6" w:author="Caree2" w:date="2017-02-25T09:27:00Z">
        <w:r w:rsidR="004E0D56" w:rsidDel="004D169D">
          <w:rPr>
            <w:rFonts w:ascii="Times New Roman" w:hAnsi="Times New Roman"/>
            <w:sz w:val="36"/>
          </w:rPr>
          <w:delText>User</w:delText>
        </w:r>
      </w:del>
      <w:bookmarkStart w:id="7" w:name="_GoBack"/>
      <w:bookmarkEnd w:id="7"/>
      <w:r w:rsidR="004E0D56">
        <w:rPr>
          <w:rFonts w:ascii="Times New Roman" w:hAnsi="Times New Roman"/>
          <w:sz w:val="36"/>
        </w:rPr>
        <w:t xml:space="preserve"> Service</w:t>
      </w:r>
      <w:r>
        <w:rPr>
          <w:rFonts w:ascii="Times New Roman" w:hAnsi="Times New Roman"/>
          <w:sz w:val="36"/>
        </w:rPr>
        <w:t xml:space="preserve">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03D925AB" wp14:editId="3C86D562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5592" w:rsidRDefault="00E5559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E55592" w:rsidRDefault="000B094B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</w:t>
                            </w:r>
                            <w:r w:rsidR="00E55592"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>Service Discovery</w:t>
                            </w:r>
                            <w:r w:rsidR="00E55592"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:rsidR="00E55592" w:rsidRDefault="00E5559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E55592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E55592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E55592" w:rsidRPr="00871E1A" w:rsidRDefault="00E5559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E55592" w:rsidRDefault="00E5559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E55592" w:rsidRDefault="000B094B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</w:t>
                      </w:r>
                      <w:r w:rsidR="00E55592"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>Service Discovery</w:t>
                      </w:r>
                      <w:r w:rsidR="00E55592"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</w:p>
                    <w:p w:rsidR="00E55592" w:rsidRDefault="00E5559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E55592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E55592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E55592" w:rsidRPr="00871E1A" w:rsidRDefault="00E5559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10"/>
          <w:footerReference w:type="default" r:id="rId11"/>
          <w:footerReference w:type="first" r:id="rId12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854787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854787">
        <w:rPr>
          <w:noProof/>
        </w:rPr>
        <w:t>1.0 - Introduction</w:t>
      </w:r>
      <w:r w:rsidR="00854787">
        <w:rPr>
          <w:noProof/>
        </w:rPr>
        <w:tab/>
      </w:r>
      <w:r w:rsidR="00854787">
        <w:rPr>
          <w:noProof/>
        </w:rPr>
        <w:fldChar w:fldCharType="begin"/>
      </w:r>
      <w:r w:rsidR="00854787">
        <w:rPr>
          <w:noProof/>
        </w:rPr>
        <w:instrText xml:space="preserve"> PAGEREF _Toc475777956 \h </w:instrText>
      </w:r>
      <w:r w:rsidR="00854787">
        <w:rPr>
          <w:noProof/>
        </w:rPr>
      </w:r>
      <w:r w:rsidR="00854787">
        <w:rPr>
          <w:noProof/>
        </w:rPr>
        <w:fldChar w:fldCharType="separate"/>
      </w:r>
      <w:r w:rsidR="00854787">
        <w:rPr>
          <w:noProof/>
        </w:rPr>
        <w:t>3</w:t>
      </w:r>
      <w:r w:rsidR="00854787"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Update the hosts file in windows to look like this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Update the /etc/hosts file MacOS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Update the /etc/hosts file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Verify the project identification in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Parent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Add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Add DependencyManagement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Add Build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–Create application.yml under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–Add annotation to the 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–Add bootstrap.yml under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Navigate to http://eureka-host1:8762/health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Navigate to http://eureka-host1:8762/beans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 – Navigate to http://eureka-host1:8762/metrics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 – Navigate to http://eureka-host1:8762/env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854787" w:rsidRDefault="00854787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_Toc475777985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>Spring Cloud Eureka Service Discovery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8" w:name="_Toc475777956"/>
      <w:r>
        <w:t xml:space="preserve">1.0 - </w:t>
      </w:r>
      <w:r w:rsidR="005A35B4" w:rsidRPr="000D4D7D">
        <w:t>Introduction</w:t>
      </w:r>
      <w:bookmarkEnd w:id="8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>The purpose of this guide is to help walk through the process of creating a Spring Boot / Cloud based Service Discovery application.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9920E0" w:rsidRDefault="009920E0" w:rsidP="009920E0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9" w:name="_Toc475777957"/>
      <w:r w:rsidRPr="008F0D68">
        <w:rPr>
          <w:rStyle w:val="StyleHeading114ptBoldUnderlineLeftChar"/>
        </w:rPr>
        <w:t xml:space="preserve">1.1 – </w:t>
      </w:r>
      <w:r>
        <w:rPr>
          <w:rStyle w:val="StyleHeading114ptBoldUnderlineLeftChar"/>
        </w:rPr>
        <w:t>Update the hosts file in windows to look like this</w:t>
      </w:r>
      <w:bookmarkEnd w:id="9"/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17C1E80" wp14:editId="41AB0485">
            <wp:extent cx="5486400" cy="3465342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E0" w:rsidRDefault="009920E0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  <w:r>
        <w:rPr>
          <w:i/>
          <w:iCs/>
        </w:rPr>
        <w:br w:type="page"/>
      </w:r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0" w:name="_Toc475777958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Update the /</w:t>
      </w:r>
      <w:proofErr w:type="spellStart"/>
      <w:r>
        <w:rPr>
          <w:rStyle w:val="StyleHeading114ptBoldUnderlineLeftChar"/>
        </w:rPr>
        <w:t>etc</w:t>
      </w:r>
      <w:proofErr w:type="spellEnd"/>
      <w:r>
        <w:rPr>
          <w:rStyle w:val="StyleHeading114ptBoldUnderlineLeftChar"/>
        </w:rPr>
        <w:t>/hosts file MacOS</w:t>
      </w:r>
      <w:bookmarkEnd w:id="10"/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1" w:name="_Toc475777959"/>
      <w:r w:rsidRPr="008F0D68">
        <w:rPr>
          <w:rStyle w:val="StyleHeading114ptBoldUnderlineLeftChar"/>
        </w:rPr>
        <w:t>1.</w:t>
      </w:r>
      <w:r>
        <w:rPr>
          <w:rStyle w:val="StyleHeading114ptBoldUnderlineLeftChar"/>
        </w:rPr>
        <w:t>3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Update the /</w:t>
      </w:r>
      <w:proofErr w:type="spellStart"/>
      <w:r>
        <w:rPr>
          <w:rStyle w:val="StyleHeading114ptBoldUnderlineLeftChar"/>
        </w:rPr>
        <w:t>etc</w:t>
      </w:r>
      <w:proofErr w:type="spellEnd"/>
      <w:r>
        <w:rPr>
          <w:rStyle w:val="StyleHeading114ptBoldUnderlineLeftChar"/>
        </w:rPr>
        <w:t>/hosts file Linux</w:t>
      </w:r>
      <w:bookmarkEnd w:id="11"/>
    </w:p>
    <w:p w:rsidR="00C07774" w:rsidRDefault="00C07774" w:rsidP="00C07774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C07774" w:rsidRDefault="00C07774" w:rsidP="00EF5541">
      <w:pPr>
        <w:pStyle w:val="BodyTextIndent"/>
        <w:spacing w:line="240" w:lineRule="auto"/>
        <w:ind w:firstLine="0"/>
        <w:rPr>
          <w:i/>
          <w:iCs/>
          <w:sz w:val="24"/>
          <w:szCs w:val="24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2" w:name="_Toc475777960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CC6D7B">
        <w:rPr>
          <w:rStyle w:val="StyleHeading114ptBoldUnderlineLeftChar"/>
        </w:rPr>
        <w:t>4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12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58D92B12" wp14:editId="1E5639B1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3" w:name="_Toc475777961"/>
      <w:r w:rsidRPr="008F0D68">
        <w:rPr>
          <w:rStyle w:val="StyleHeading114ptBoldUnderlineLeftChar"/>
        </w:rPr>
        <w:lastRenderedPageBreak/>
        <w:t>1.</w:t>
      </w:r>
      <w:r w:rsidR="00123FCB">
        <w:rPr>
          <w:rStyle w:val="StyleHeading114ptBoldUnderlineLeftChar"/>
        </w:rPr>
        <w:t>5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13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1307F9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6CF00135" wp14:editId="4E6B3A26">
            <wp:extent cx="5486400" cy="468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14" w:name="_Toc475777962"/>
      <w:r>
        <w:lastRenderedPageBreak/>
        <w:t>1.</w:t>
      </w:r>
      <w:r w:rsidR="00123FCB">
        <w:t>6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14"/>
    </w:p>
    <w:p w:rsidR="001A4B38" w:rsidRDefault="001A4B38" w:rsidP="00EF5541">
      <w:pPr>
        <w:pStyle w:val="StyleHeading114ptBoldUnderlineLeft"/>
      </w:pPr>
    </w:p>
    <w:p w:rsidR="001A4B38" w:rsidRPr="00EF5541" w:rsidRDefault="00123FCB" w:rsidP="001409E7">
      <w:r>
        <w:rPr>
          <w:noProof/>
        </w:rPr>
        <w:drawing>
          <wp:inline distT="0" distB="0" distL="0" distR="0" wp14:anchorId="02A2B33A" wp14:editId="36C26F5E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15" w:name="_Toc475777963"/>
      <w:r w:rsidRPr="002612E3">
        <w:t>1.</w:t>
      </w:r>
      <w:r w:rsidR="00E55592">
        <w:t>7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15"/>
    </w:p>
    <w:p w:rsidR="001A4B38" w:rsidRDefault="001A4B38" w:rsidP="001409E7">
      <w:pPr>
        <w:pStyle w:val="h1"/>
      </w:pPr>
    </w:p>
    <w:p w:rsidR="00FE3307" w:rsidRDefault="00E55592" w:rsidP="001409E7">
      <w:r>
        <w:rPr>
          <w:noProof/>
        </w:rPr>
        <w:drawing>
          <wp:inline distT="0" distB="0" distL="0" distR="0" wp14:anchorId="5C3744F0" wp14:editId="4F5C8939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16" w:name="_Toc475777964"/>
      <w:r>
        <w:lastRenderedPageBreak/>
        <w:t>1.</w:t>
      </w:r>
      <w:r w:rsidR="004C2475">
        <w:t>8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16"/>
    </w:p>
    <w:p w:rsidR="008C77C5" w:rsidRDefault="008C77C5" w:rsidP="001409E7">
      <w:pPr>
        <w:pStyle w:val="h1"/>
      </w:pPr>
    </w:p>
    <w:p w:rsidR="008C77C5" w:rsidRDefault="004C2475" w:rsidP="001409E7">
      <w:r>
        <w:rPr>
          <w:noProof/>
        </w:rPr>
        <w:drawing>
          <wp:inline distT="0" distB="0" distL="0" distR="0" wp14:anchorId="2C0927F9" wp14:editId="764F543E">
            <wp:extent cx="527685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17" w:name="_Toc475777965"/>
      <w:r w:rsidRPr="00EA03DE">
        <w:lastRenderedPageBreak/>
        <w:t>1.</w:t>
      </w:r>
      <w:r w:rsidR="00481184">
        <w:t>9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17"/>
    </w:p>
    <w:p w:rsidR="00E1501E" w:rsidRDefault="00E1501E" w:rsidP="001409E7">
      <w:pPr>
        <w:pStyle w:val="StyleHeading114ptBoldUnderlineLeft"/>
      </w:pPr>
    </w:p>
    <w:p w:rsidR="00E1501E" w:rsidRDefault="00E1501E" w:rsidP="0091290A">
      <w: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t>com.rollingstone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artifactId</w:t>
      </w:r>
      <w:r>
        <w:rPr>
          <w:color w:val="008080"/>
        </w:rPr>
        <w:t>&gt;</w:t>
      </w:r>
      <w:proofErr w:type="gramEnd"/>
      <w:r>
        <w:rPr>
          <w:u w:val="single"/>
        </w:rPr>
        <w:t>udemy</w:t>
      </w:r>
      <w:r>
        <w:t>-</w:t>
      </w:r>
      <w:r>
        <w:rPr>
          <w:u w:val="single"/>
        </w:rPr>
        <w:t>rsmortgage</w:t>
      </w:r>
      <w:r>
        <w:t>-</w:t>
      </w:r>
      <w:r>
        <w:rPr>
          <w:u w:val="single"/>
        </w:rPr>
        <w:t>eureka</w:t>
      </w:r>
      <w:r>
        <w:t>-service-discovery-ha</w:t>
      </w:r>
      <w:r>
        <w:rPr>
          <w:color w:val="008080"/>
        </w:rPr>
        <w:t>&lt;/</w:t>
      </w:r>
      <w:r>
        <w:rPr>
          <w:color w:val="3F7F7F"/>
        </w:rPr>
        <w:t>artifactId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packaging</w:t>
      </w:r>
      <w:r>
        <w:rPr>
          <w:color w:val="008080"/>
        </w:rPr>
        <w:t>&gt;</w:t>
      </w:r>
      <w:proofErr w:type="gramEnd"/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E1501E" w:rsidRDefault="00E1501E" w:rsidP="0091290A"/>
    <w:p w:rsidR="00E1501E" w:rsidRDefault="00E1501E" w:rsidP="0091290A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name</w:t>
      </w:r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</w:t>
      </w:r>
      <w:r>
        <w:rPr>
          <w:u w:val="single"/>
        </w:rPr>
        <w:t>eureka</w:t>
      </w:r>
      <w:r>
        <w:t>-service-discovery-ha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E1501E" w:rsidRDefault="00E1501E" w:rsidP="0091290A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description</w:t>
      </w:r>
      <w:r>
        <w:rPr>
          <w:color w:val="008080"/>
        </w:rPr>
        <w:t>&gt;</w:t>
      </w:r>
      <w:proofErr w:type="gramEnd"/>
      <w:r>
        <w:t xml:space="preserve">Spring Starter Project for </w:t>
      </w:r>
      <w:r w:rsidR="00250326">
        <w:t>Service Discovery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E1501E" w:rsidRDefault="00E1501E" w:rsidP="0091290A"/>
    <w:p w:rsidR="00E1501E" w:rsidRDefault="00E1501E" w:rsidP="00E1501E">
      <w:pPr>
        <w:pStyle w:val="StyleHeading114ptBoldUnderlineLeft"/>
      </w:pPr>
      <w:bookmarkStart w:id="18" w:name="_Toc475777966"/>
      <w:r w:rsidRPr="00EA03DE"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18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91290A">
        <w:rPr>
          <w:color w:val="008080"/>
        </w:rPr>
        <w:t>&lt;</w:t>
      </w:r>
      <w:proofErr w:type="gramStart"/>
      <w:r w:rsidRPr="0091290A">
        <w:rPr>
          <w:color w:val="008080"/>
        </w:rPr>
        <w:t>parent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org.springframework.boot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spring-boot-starter-parent&lt;/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&lt;version&gt;1.4.1.RELEASE&lt;/version&gt;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relativePath</w:t>
      </w:r>
      <w:proofErr w:type="spellEnd"/>
      <w:r w:rsidRPr="0091290A">
        <w:rPr>
          <w:color w:val="008080"/>
        </w:rPr>
        <w:t>/&gt; &lt;</w:t>
      </w:r>
      <w:proofErr w:type="gramStart"/>
      <w:r w:rsidRPr="0091290A">
        <w:rPr>
          <w:color w:val="008080"/>
        </w:rPr>
        <w:t>!--</w:t>
      </w:r>
      <w:proofErr w:type="gramEnd"/>
      <w:r w:rsidRPr="0091290A">
        <w:rPr>
          <w:color w:val="008080"/>
        </w:rPr>
        <w:t xml:space="preserve"> lookup parent from repository --&gt;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&lt;/parent&gt;</w:t>
      </w: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19" w:name="_Toc475777967"/>
      <w:r w:rsidRPr="00EA03DE">
        <w:t>1.</w:t>
      </w:r>
      <w:r>
        <w:t>1</w:t>
      </w:r>
      <w:r>
        <w:t>1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19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properties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&lt;project.build.sourceEncoding&gt;UTF-8&lt;/project.build.sourceEncoding&gt;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&lt;project.reporting.outputEncoding&gt;UTF-8&lt;/project.reporting.outputEncoding&gt;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java.version</w:t>
      </w:r>
      <w:proofErr w:type="spellEnd"/>
      <w:r w:rsidRPr="0091290A">
        <w:rPr>
          <w:color w:val="008080"/>
        </w:rPr>
        <w:t>&gt;1.8&lt;/</w:t>
      </w:r>
      <w:proofErr w:type="spellStart"/>
      <w:r w:rsidRPr="0091290A">
        <w:rPr>
          <w:color w:val="008080"/>
        </w:rPr>
        <w:t>java.version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20" w:name="_Toc475777968"/>
      <w:r w:rsidRPr="00EA03DE">
        <w:lastRenderedPageBreak/>
        <w:t>1.</w:t>
      </w:r>
      <w:r>
        <w:t>1</w:t>
      </w:r>
      <w:r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r>
        <w:t>Dependencies</w:t>
      </w:r>
      <w:bookmarkEnd w:id="20"/>
    </w:p>
    <w:p w:rsidR="00E1501E" w:rsidRDefault="00E1501E" w:rsidP="00E1501E">
      <w:pPr>
        <w:pStyle w:val="StyleHeading114ptBoldUnderlineLeft"/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>&lt;</w:t>
      </w:r>
      <w:proofErr w:type="gramStart"/>
      <w:r w:rsidRPr="0091290A">
        <w:rPr>
          <w:color w:val="008080"/>
        </w:rPr>
        <w:t>dependencies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dependency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org.springframework.cloud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spring-cloud-starter-eureka-server&lt;/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dependency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org.springframework.boot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spring-boot-starter-web&lt;/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dependency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org.springframework.boot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spring-boot-starter-test&lt;/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scope&gt;</w:t>
      </w:r>
      <w:proofErr w:type="gramEnd"/>
      <w:r w:rsidRPr="0091290A">
        <w:rPr>
          <w:color w:val="008080"/>
        </w:rPr>
        <w:t>test&lt;/scope&gt;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&lt;/dependencies&gt;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21" w:name="_Toc475777969"/>
      <w:r w:rsidRPr="00EA03DE">
        <w:t>1.</w:t>
      </w:r>
      <w:r>
        <w:t>1</w:t>
      </w:r>
      <w:r w:rsidR="002A384F"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Dependenc</w:t>
      </w:r>
      <w:r>
        <w:t>yManagement</w:t>
      </w:r>
      <w:bookmarkEnd w:id="21"/>
      <w:proofErr w:type="spellEnd"/>
    </w:p>
    <w:p w:rsidR="00E1501E" w:rsidRDefault="00E1501E" w:rsidP="0091290A"/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>&lt;</w:t>
      </w:r>
      <w:proofErr w:type="spellStart"/>
      <w:proofErr w:type="gramStart"/>
      <w:r w:rsidRPr="0091290A">
        <w:rPr>
          <w:color w:val="008080"/>
        </w:rPr>
        <w:t>dependencyManagement</w:t>
      </w:r>
      <w:proofErr w:type="spellEnd"/>
      <w:proofErr w:type="gram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dependencies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dependency</w:t>
      </w:r>
      <w:proofErr w:type="gram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org.springframework.cloud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spring-cloud-dependencies&lt;/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version&gt;</w:t>
      </w:r>
      <w:proofErr w:type="gramEnd"/>
      <w:r w:rsidRPr="0091290A">
        <w:rPr>
          <w:color w:val="008080"/>
        </w:rPr>
        <w:t>Camden.SR1&lt;/version&gt;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type&gt;</w:t>
      </w:r>
      <w:proofErr w:type="spellStart"/>
      <w:proofErr w:type="gramEnd"/>
      <w:r w:rsidRPr="0091290A">
        <w:rPr>
          <w:color w:val="008080"/>
        </w:rPr>
        <w:t>pom</w:t>
      </w:r>
      <w:proofErr w:type="spellEnd"/>
      <w:r w:rsidRPr="0091290A">
        <w:rPr>
          <w:color w:val="008080"/>
        </w:rPr>
        <w:t>&lt;/type&gt;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scope&gt;</w:t>
      </w:r>
      <w:proofErr w:type="gramEnd"/>
      <w:r w:rsidRPr="0091290A">
        <w:rPr>
          <w:color w:val="008080"/>
        </w:rPr>
        <w:t>import&lt;/scope&gt;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&lt;/dependency&gt;</w:t>
      </w:r>
    </w:p>
    <w:p w:rsidR="00E1501E" w:rsidRPr="0091290A" w:rsidRDefault="00E1501E" w:rsidP="00E1501E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&lt;/dependencies&gt;</w:t>
      </w:r>
    </w:p>
    <w:p w:rsidR="00E1501E" w:rsidRPr="0091290A" w:rsidRDefault="00E1501E" w:rsidP="0091290A">
      <w:pPr>
        <w:rPr>
          <w:color w:val="008080"/>
        </w:rPr>
      </w:pPr>
      <w:r w:rsidRPr="0091290A">
        <w:rPr>
          <w:color w:val="008080"/>
        </w:rPr>
        <w:tab/>
        <w:t>&lt;/</w:t>
      </w:r>
      <w:proofErr w:type="spellStart"/>
      <w:r w:rsidRPr="0091290A">
        <w:rPr>
          <w:color w:val="008080"/>
        </w:rPr>
        <w:t>dependencyManagement</w:t>
      </w:r>
      <w:proofErr w:type="spellEnd"/>
      <w:r w:rsidRPr="0091290A">
        <w:rPr>
          <w:color w:val="008080"/>
        </w:rPr>
        <w:t>&gt;</w:t>
      </w:r>
    </w:p>
    <w:p w:rsidR="00E1501E" w:rsidRDefault="00E1501E" w:rsidP="0091290A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91290A"/>
    <w:p w:rsidR="001A4B38" w:rsidRPr="00A40FD9" w:rsidRDefault="001A4B38" w:rsidP="001409E7"/>
    <w:p w:rsidR="00FE3307" w:rsidRDefault="00FE3307" w:rsidP="001409E7">
      <w:pPr>
        <w:pStyle w:val="h1"/>
      </w:pPr>
    </w:p>
    <w:p w:rsidR="006869C4" w:rsidRDefault="006869C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84F" w:rsidRDefault="00E10142" w:rsidP="00E10142">
      <w:pPr>
        <w:pStyle w:val="StyleHeading114ptBoldUnderlineLeft"/>
      </w:pPr>
      <w:bookmarkStart w:id="22" w:name="_Toc475777970"/>
      <w:r w:rsidRPr="00EA03DE">
        <w:lastRenderedPageBreak/>
        <w:t>1.</w:t>
      </w:r>
      <w:r w:rsidR="00481184">
        <w:t>1</w:t>
      </w:r>
      <w:r w:rsidR="002A384F">
        <w:t>4</w:t>
      </w:r>
      <w:r w:rsidRPr="00EA03DE">
        <w:t xml:space="preserve"> </w:t>
      </w:r>
      <w:r>
        <w:t>–</w:t>
      </w:r>
      <w:r w:rsidRPr="00EA03DE">
        <w:t xml:space="preserve"> </w:t>
      </w:r>
      <w:r w:rsidR="002A384F">
        <w:t>Add Build Section</w:t>
      </w:r>
      <w:bookmarkEnd w:id="22"/>
    </w:p>
    <w:p w:rsidR="002A384F" w:rsidRDefault="002A384F" w:rsidP="00E10142">
      <w:pPr>
        <w:pStyle w:val="StyleHeading114ptBoldUnderlineLeft"/>
      </w:pP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>&lt;</w:t>
      </w:r>
      <w:proofErr w:type="gramStart"/>
      <w:r w:rsidRPr="0091290A">
        <w:rPr>
          <w:color w:val="008080"/>
        </w:rPr>
        <w:t>build</w:t>
      </w:r>
      <w:proofErr w:type="gramEnd"/>
      <w:r w:rsidRPr="0091290A">
        <w:rPr>
          <w:color w:val="008080"/>
        </w:rPr>
        <w:t>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plugins</w:t>
      </w:r>
      <w:proofErr w:type="gramEnd"/>
      <w:r w:rsidRPr="0091290A">
        <w:rPr>
          <w:color w:val="008080"/>
        </w:rPr>
        <w:t>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gramStart"/>
      <w:r w:rsidRPr="0091290A">
        <w:rPr>
          <w:color w:val="008080"/>
        </w:rPr>
        <w:t>plugin</w:t>
      </w:r>
      <w:proofErr w:type="gramEnd"/>
      <w:r w:rsidRPr="0091290A">
        <w:rPr>
          <w:color w:val="008080"/>
        </w:rPr>
        <w:t>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  <w:proofErr w:type="spellStart"/>
      <w:r w:rsidRPr="0091290A">
        <w:rPr>
          <w:color w:val="008080"/>
        </w:rPr>
        <w:t>org.springframework.boot</w:t>
      </w:r>
      <w:proofErr w:type="spellEnd"/>
      <w:r w:rsidRPr="0091290A">
        <w:rPr>
          <w:color w:val="008080"/>
        </w:rPr>
        <w:t>&lt;/</w:t>
      </w:r>
      <w:proofErr w:type="spellStart"/>
      <w:r w:rsidRPr="0091290A">
        <w:rPr>
          <w:color w:val="008080"/>
        </w:rPr>
        <w:t>groupId</w:t>
      </w:r>
      <w:proofErr w:type="spellEnd"/>
      <w:r w:rsidRPr="0091290A">
        <w:rPr>
          <w:color w:val="008080"/>
        </w:rPr>
        <w:t>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</w:t>
      </w:r>
      <w:proofErr w:type="spellStart"/>
      <w:proofErr w:type="gram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  <w:proofErr w:type="gramEnd"/>
      <w:r w:rsidRPr="0091290A">
        <w:rPr>
          <w:color w:val="008080"/>
        </w:rPr>
        <w:t>spring-boot-maven-plugin&lt;/</w:t>
      </w:r>
      <w:proofErr w:type="spellStart"/>
      <w:r w:rsidRPr="0091290A">
        <w:rPr>
          <w:color w:val="008080"/>
        </w:rPr>
        <w:t>artifactId</w:t>
      </w:r>
      <w:proofErr w:type="spellEnd"/>
      <w:r w:rsidRPr="0091290A">
        <w:rPr>
          <w:color w:val="008080"/>
        </w:rPr>
        <w:t>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</w:r>
      <w:r w:rsidRPr="0091290A">
        <w:rPr>
          <w:color w:val="008080"/>
        </w:rPr>
        <w:tab/>
        <w:t>&lt;/plugin&gt;</w:t>
      </w:r>
    </w:p>
    <w:p w:rsidR="002A384F" w:rsidRPr="0091290A" w:rsidRDefault="002A384F" w:rsidP="002A384F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</w:r>
      <w:r w:rsidRPr="0091290A">
        <w:rPr>
          <w:color w:val="008080"/>
        </w:rPr>
        <w:tab/>
        <w:t>&lt;/plugins&gt;</w:t>
      </w:r>
    </w:p>
    <w:p w:rsidR="00E10142" w:rsidRPr="0091290A" w:rsidRDefault="002A384F" w:rsidP="0091290A">
      <w:pPr>
        <w:autoSpaceDE w:val="0"/>
        <w:autoSpaceDN w:val="0"/>
        <w:adjustRightInd w:val="0"/>
        <w:rPr>
          <w:color w:val="008080"/>
        </w:rPr>
      </w:pPr>
      <w:r w:rsidRPr="0091290A">
        <w:rPr>
          <w:color w:val="008080"/>
        </w:rPr>
        <w:tab/>
        <w:t>&lt;/build&gt;</w:t>
      </w:r>
    </w:p>
    <w:p w:rsidR="00E10142" w:rsidRDefault="00E10142" w:rsidP="00E10142">
      <w:pPr>
        <w:pStyle w:val="StyleHeading114ptBoldUnderlineLeft"/>
      </w:pPr>
    </w:p>
    <w:p w:rsidR="00E10142" w:rsidRDefault="00E10142" w:rsidP="00673EC6">
      <w:pPr>
        <w:pStyle w:val="StyleHeading114ptBoldUnderlineLeft"/>
      </w:pPr>
    </w:p>
    <w:p w:rsidR="00B5711F" w:rsidRDefault="00B5711F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5711F" w:rsidRDefault="00B5711F" w:rsidP="00B5711F">
      <w:pPr>
        <w:pStyle w:val="StyleHeading114ptBoldUnderlineLeft"/>
      </w:pPr>
      <w:bookmarkStart w:id="23" w:name="_Toc475777971"/>
      <w:r w:rsidRPr="00EA03DE">
        <w:lastRenderedPageBreak/>
        <w:t>1.</w:t>
      </w:r>
      <w:r>
        <w:t>1</w:t>
      </w:r>
      <w:r w:rsidR="003A7416">
        <w:t>5</w:t>
      </w:r>
      <w:r w:rsidRPr="00EA03DE">
        <w:t xml:space="preserve"> </w:t>
      </w:r>
      <w:r>
        <w:t xml:space="preserve">–Create </w:t>
      </w:r>
      <w:proofErr w:type="spellStart"/>
      <w:r>
        <w:t>application.yml</w:t>
      </w:r>
      <w:proofErr w:type="spellEnd"/>
      <w:r>
        <w:t xml:space="preserve"> under resource directory</w:t>
      </w:r>
      <w:bookmarkEnd w:id="23"/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1409E7">
      <w:proofErr w:type="gramStart"/>
      <w:r>
        <w:t>eureka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instance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gramStart"/>
      <w:r>
        <w:t>hostname</w:t>
      </w:r>
      <w:proofErr w:type="gramEnd"/>
      <w:r>
        <w:t>:</w:t>
      </w:r>
      <w:r>
        <w:rPr>
          <w:color w:val="000000"/>
        </w:rPr>
        <w:t xml:space="preserve"> localhost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client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proofErr w:type="gramStart"/>
      <w:r>
        <w:t>registerWithEureka</w:t>
      </w:r>
      <w:proofErr w:type="spellEnd"/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true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proofErr w:type="gramStart"/>
      <w:r>
        <w:t>fetchRegistry</w:t>
      </w:r>
      <w:proofErr w:type="spellEnd"/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true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proofErr w:type="gramStart"/>
      <w:r>
        <w:t>serviceUrl</w:t>
      </w:r>
      <w:proofErr w:type="spellEnd"/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proofErr w:type="gramStart"/>
      <w:r>
        <w:t>defaultZone</w:t>
      </w:r>
      <w:proofErr w:type="spellEnd"/>
      <w:proofErr w:type="gramEnd"/>
      <w:r>
        <w:t>:</w:t>
      </w:r>
      <w:r>
        <w:rPr>
          <w:color w:val="000000"/>
        </w:rPr>
        <w:t xml:space="preserve"> http://${eureka.instance.hostname}:${server.port}/eureka/</w:t>
      </w:r>
    </w:p>
    <w:p w:rsidR="00B5711F" w:rsidRDefault="00B5711F" w:rsidP="001409E7"/>
    <w:p w:rsidR="00B5711F" w:rsidRDefault="00B5711F" w:rsidP="001409E7">
      <w:r>
        <w:rPr>
          <w:color w:val="000000"/>
        </w:rPr>
        <w:t>---</w:t>
      </w:r>
    </w:p>
    <w:p w:rsidR="00B5711F" w:rsidRDefault="00B5711F" w:rsidP="001409E7">
      <w:proofErr w:type="gramStart"/>
      <w:r>
        <w:t>spring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  <w:r>
        <w:rPr>
          <w:color w:val="000000"/>
        </w:rPr>
        <w:t xml:space="preserve"> eureka-host1</w:t>
      </w:r>
    </w:p>
    <w:p w:rsidR="00B5711F" w:rsidRDefault="00B5711F" w:rsidP="001409E7">
      <w:proofErr w:type="gramStart"/>
      <w:r>
        <w:t>server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8761</w:t>
      </w:r>
    </w:p>
    <w:p w:rsidR="00B5711F" w:rsidRDefault="00B5711F" w:rsidP="001409E7">
      <w:proofErr w:type="gramStart"/>
      <w:r>
        <w:t>eureka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instance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gramStart"/>
      <w:r>
        <w:t>hostname</w:t>
      </w:r>
      <w:proofErr w:type="gramEnd"/>
      <w:r>
        <w:t>:</w:t>
      </w:r>
      <w:r>
        <w:rPr>
          <w:color w:val="000000"/>
        </w:rPr>
        <w:t xml:space="preserve"> eureka-host1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client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proofErr w:type="gramStart"/>
      <w:r>
        <w:t>serviceUrl</w:t>
      </w:r>
      <w:proofErr w:type="spellEnd"/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proofErr w:type="gramStart"/>
      <w:r>
        <w:t>defaultZone</w:t>
      </w:r>
      <w:proofErr w:type="spellEnd"/>
      <w:proofErr w:type="gramEnd"/>
      <w:r>
        <w:t>:</w:t>
      </w:r>
      <w:r>
        <w:rPr>
          <w:color w:val="000000"/>
        </w:rPr>
        <w:t xml:space="preserve"> http://eureka-host2:8762/eureka/</w:t>
      </w:r>
    </w:p>
    <w:p w:rsidR="00B5711F" w:rsidRDefault="00B5711F" w:rsidP="001409E7"/>
    <w:p w:rsidR="00B5711F" w:rsidRDefault="00B5711F" w:rsidP="001409E7">
      <w:r>
        <w:rPr>
          <w:color w:val="000000"/>
        </w:rPr>
        <w:t>---</w:t>
      </w:r>
    </w:p>
    <w:p w:rsidR="00B5711F" w:rsidRDefault="00B5711F" w:rsidP="001409E7">
      <w:proofErr w:type="gramStart"/>
      <w:r>
        <w:t>spring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  <w:r>
        <w:rPr>
          <w:color w:val="000000"/>
        </w:rPr>
        <w:t xml:space="preserve"> eureka-host2</w:t>
      </w:r>
    </w:p>
    <w:p w:rsidR="00B5711F" w:rsidRDefault="00B5711F" w:rsidP="001409E7">
      <w:proofErr w:type="gramStart"/>
      <w:r>
        <w:t>server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8762  </w:t>
      </w:r>
    </w:p>
    <w:p w:rsidR="00B5711F" w:rsidRDefault="00B5711F" w:rsidP="001409E7">
      <w:proofErr w:type="gramStart"/>
      <w:r>
        <w:t>eureka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instance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gramStart"/>
      <w:r>
        <w:t>hostname</w:t>
      </w:r>
      <w:proofErr w:type="gramEnd"/>
      <w:r>
        <w:t>:</w:t>
      </w:r>
      <w:r>
        <w:rPr>
          <w:color w:val="000000"/>
        </w:rPr>
        <w:t xml:space="preserve"> eureka-host2</w:t>
      </w:r>
    </w:p>
    <w:p w:rsidR="00B5711F" w:rsidRDefault="00B5711F" w:rsidP="001409E7">
      <w:r>
        <w:rPr>
          <w:color w:val="000000"/>
        </w:rPr>
        <w:t xml:space="preserve">  </w:t>
      </w:r>
      <w:proofErr w:type="gramStart"/>
      <w:r>
        <w:t>client</w:t>
      </w:r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</w:t>
      </w:r>
      <w:proofErr w:type="spellStart"/>
      <w:proofErr w:type="gramStart"/>
      <w:r>
        <w:t>serviceUrl</w:t>
      </w:r>
      <w:proofErr w:type="spellEnd"/>
      <w:proofErr w:type="gramEnd"/>
      <w:r>
        <w:t>:</w:t>
      </w:r>
    </w:p>
    <w:p w:rsidR="00B5711F" w:rsidRDefault="00B5711F" w:rsidP="001409E7">
      <w:r>
        <w:rPr>
          <w:color w:val="000000"/>
        </w:rPr>
        <w:t xml:space="preserve">      </w:t>
      </w:r>
      <w:proofErr w:type="spellStart"/>
      <w:proofErr w:type="gramStart"/>
      <w:r>
        <w:t>defaultZone</w:t>
      </w:r>
      <w:proofErr w:type="spellEnd"/>
      <w:proofErr w:type="gramEnd"/>
      <w:r>
        <w:t>:</w:t>
      </w:r>
      <w:r>
        <w:rPr>
          <w:color w:val="000000"/>
        </w:rPr>
        <w:t xml:space="preserve"> http://eureka-host1:8761/eureka/    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95EC0" w:rsidRDefault="00195EC0" w:rsidP="00195EC0">
      <w:pPr>
        <w:pStyle w:val="StyleHeading114ptBoldUnderlineLeft"/>
      </w:pPr>
      <w:bookmarkStart w:id="24" w:name="_Toc475777972"/>
      <w:r w:rsidRPr="00EA03DE">
        <w:lastRenderedPageBreak/>
        <w:t>1.</w:t>
      </w:r>
      <w:r>
        <w:t>1</w:t>
      </w:r>
      <w:r w:rsidR="003A7416">
        <w:t>6</w:t>
      </w:r>
      <w:r w:rsidRPr="00EA03DE">
        <w:t xml:space="preserve"> </w:t>
      </w:r>
      <w:r>
        <w:t>–Add annotation to the Main Class</w:t>
      </w:r>
      <w:bookmarkEnd w:id="24"/>
    </w:p>
    <w:p w:rsidR="00195EC0" w:rsidRDefault="00195EC0" w:rsidP="00195EC0">
      <w:pPr>
        <w:pStyle w:val="StyleHeading114ptBoldUnderlineLeft"/>
      </w:pPr>
    </w:p>
    <w:p w:rsidR="00195EC0" w:rsidRDefault="00195EC0" w:rsidP="001409E7">
      <w:r>
        <w:rPr>
          <w:noProof/>
        </w:rPr>
        <w:drawing>
          <wp:inline distT="0" distB="0" distL="0" distR="0" wp14:anchorId="0D110FDC" wp14:editId="629A25E3">
            <wp:extent cx="5943600" cy="2431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2C" w:rsidRDefault="0057222C" w:rsidP="0091290A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57222C" w:rsidRDefault="0057222C" w:rsidP="0091290A"/>
    <w:p w:rsidR="0057222C" w:rsidRDefault="0057222C" w:rsidP="0091290A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57222C" w:rsidRDefault="0057222C" w:rsidP="0091290A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org.springframework.boot.autoconfigure.SpringBootApplication</w:t>
      </w:r>
      <w:proofErr w:type="spellEnd"/>
      <w:r>
        <w:t>;</w:t>
      </w:r>
    </w:p>
    <w:p w:rsidR="0057222C" w:rsidRDefault="0057222C" w:rsidP="0091290A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r>
        <w:rPr>
          <w:u w:val="single"/>
        </w:rPr>
        <w:t>org.springframework.cloud</w:t>
      </w:r>
      <w:r>
        <w:t>.netflix.eureka.server.EnableEurekaServer;</w:t>
      </w:r>
    </w:p>
    <w:p w:rsidR="0057222C" w:rsidRDefault="0057222C" w:rsidP="0091290A"/>
    <w:p w:rsidR="0057222C" w:rsidRDefault="0057222C" w:rsidP="0091290A">
      <w:r>
        <w:rPr>
          <w:color w:val="646464"/>
        </w:rPr>
        <w:t>@</w:t>
      </w:r>
      <w:proofErr w:type="spellStart"/>
      <w:r>
        <w:rPr>
          <w:color w:val="646464"/>
        </w:rPr>
        <w:t>SpringBootApplication</w:t>
      </w:r>
      <w:proofErr w:type="spellEnd"/>
    </w:p>
    <w:p w:rsidR="0057222C" w:rsidRDefault="0057222C" w:rsidP="0091290A">
      <w:r>
        <w:rPr>
          <w:color w:val="646464"/>
        </w:rPr>
        <w:t>@</w:t>
      </w:r>
      <w:proofErr w:type="spellStart"/>
      <w:r>
        <w:rPr>
          <w:u w:val="single"/>
        </w:rPr>
        <w:t>EnableEurekaServer</w:t>
      </w:r>
      <w:proofErr w:type="spellEnd"/>
    </w:p>
    <w:p w:rsidR="0057222C" w:rsidRDefault="0057222C" w:rsidP="0091290A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UdemyRsmortgageEurekaServiceDiscoveryHaApplication</w:t>
      </w:r>
      <w:proofErr w:type="spellEnd"/>
      <w:r>
        <w:t xml:space="preserve"> {</w:t>
      </w:r>
    </w:p>
    <w:p w:rsidR="0057222C" w:rsidRDefault="0057222C" w:rsidP="0091290A"/>
    <w:p w:rsidR="0057222C" w:rsidRDefault="0057222C" w:rsidP="0091290A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t>) {</w:t>
      </w:r>
    </w:p>
    <w:p w:rsidR="0057222C" w:rsidRDefault="0057222C" w:rsidP="0091290A">
      <w:r>
        <w:tab/>
      </w:r>
      <w:r>
        <w:tab/>
      </w:r>
      <w:proofErr w:type="gramStart"/>
      <w:r>
        <w:t>SpringApplication.</w:t>
      </w:r>
      <w:r>
        <w:rPr>
          <w:i/>
          <w:iCs/>
        </w:rPr>
        <w:t>run</w:t>
      </w:r>
      <w:r>
        <w:t>(</w:t>
      </w:r>
      <w:proofErr w:type="gramEnd"/>
      <w:r>
        <w:t>UdemyRsmortgageEurekaServiceDiscoveryHaApplication.</w:t>
      </w:r>
      <w:r>
        <w:rPr>
          <w:b/>
          <w:bCs/>
          <w:color w:val="7F0055"/>
        </w:rPr>
        <w:t>class</w:t>
      </w:r>
      <w:r>
        <w:t xml:space="preserve">, </w:t>
      </w:r>
      <w:proofErr w:type="spellStart"/>
      <w:r>
        <w:rPr>
          <w:color w:val="6A3E3E"/>
        </w:rPr>
        <w:t>args</w:t>
      </w:r>
      <w:proofErr w:type="spellEnd"/>
      <w:r>
        <w:t>);</w:t>
      </w:r>
    </w:p>
    <w:p w:rsidR="0057222C" w:rsidRDefault="0057222C" w:rsidP="0091290A">
      <w:r>
        <w:tab/>
        <w:t>}</w:t>
      </w:r>
    </w:p>
    <w:p w:rsidR="0057222C" w:rsidRDefault="0057222C" w:rsidP="0091290A">
      <w:r>
        <w:t>}</w:t>
      </w:r>
    </w:p>
    <w:p w:rsidR="000D3448" w:rsidRDefault="000D3448" w:rsidP="0091290A"/>
    <w:p w:rsidR="0057222C" w:rsidRDefault="0057222C" w:rsidP="000D3448">
      <w:pPr>
        <w:pStyle w:val="StyleHeading114ptBoldUnderlineLeft"/>
      </w:pPr>
    </w:p>
    <w:p w:rsidR="006D003C" w:rsidRDefault="006D003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D003C" w:rsidRDefault="006D003C" w:rsidP="006D003C">
      <w:pPr>
        <w:pStyle w:val="StyleHeading114ptBoldUnderlineLeft"/>
      </w:pPr>
      <w:bookmarkStart w:id="25" w:name="_Toc475777973"/>
      <w:r w:rsidRPr="00EA03DE">
        <w:lastRenderedPageBreak/>
        <w:t>1.</w:t>
      </w:r>
      <w:r>
        <w:t>17</w:t>
      </w:r>
      <w:r w:rsidRPr="00EA03DE">
        <w:t xml:space="preserve"> </w:t>
      </w:r>
      <w:r>
        <w:t>–</w:t>
      </w:r>
      <w:r>
        <w:t xml:space="preserve">Add </w:t>
      </w:r>
      <w:proofErr w:type="spellStart"/>
      <w:r>
        <w:t>bootstrap.yml</w:t>
      </w:r>
      <w:proofErr w:type="spellEnd"/>
      <w:r>
        <w:t xml:space="preserve"> under resources folder</w:t>
      </w:r>
      <w:bookmarkEnd w:id="25"/>
    </w:p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6D003C" w:rsidRDefault="006D003C" w:rsidP="0091290A">
      <w:r>
        <w:rPr>
          <w:noProof/>
        </w:rPr>
        <w:drawing>
          <wp:inline distT="0" distB="0" distL="0" distR="0" wp14:anchorId="420A5505" wp14:editId="216C6ED2">
            <wp:extent cx="5943600" cy="27508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91290A">
      <w:proofErr w:type="gramStart"/>
      <w:r>
        <w:t>spring</w:t>
      </w:r>
      <w:proofErr w:type="gramEnd"/>
      <w:r>
        <w:t>:</w:t>
      </w:r>
    </w:p>
    <w:p w:rsidR="00BD3279" w:rsidRDefault="00BD3279" w:rsidP="0091290A">
      <w:r>
        <w:rPr>
          <w:color w:val="000000"/>
        </w:rPr>
        <w:t xml:space="preserve">  </w:t>
      </w:r>
      <w:proofErr w:type="gramStart"/>
      <w:r>
        <w:t>application</w:t>
      </w:r>
      <w:proofErr w:type="gramEnd"/>
      <w:r>
        <w:t>:</w:t>
      </w:r>
    </w:p>
    <w:p w:rsidR="00BD3279" w:rsidRDefault="00BD3279" w:rsidP="0091290A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-service-discovery-eureka-ha</w:t>
      </w: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26" w:name="_Toc475777974"/>
      <w:r w:rsidRPr="00EA03DE">
        <w:lastRenderedPageBreak/>
        <w:t>1.</w:t>
      </w:r>
      <w:r>
        <w:t>1</w:t>
      </w:r>
      <w:r w:rsidR="000509B4">
        <w:t>8</w:t>
      </w:r>
      <w:r w:rsidRPr="00EA03DE">
        <w:t xml:space="preserve"> </w:t>
      </w:r>
      <w:r>
        <w:t>–Open Git Bash in project folder</w:t>
      </w:r>
      <w:bookmarkEnd w:id="26"/>
    </w:p>
    <w:p w:rsidR="00CE772D" w:rsidRDefault="00CE772D" w:rsidP="00CE772D">
      <w:pPr>
        <w:pStyle w:val="StyleHeading114ptBoldUnderlineLeft"/>
      </w:pPr>
    </w:p>
    <w:p w:rsidR="00CE772D" w:rsidRDefault="00CE772D" w:rsidP="001409E7">
      <w:r>
        <w:rPr>
          <w:noProof/>
        </w:rPr>
        <w:drawing>
          <wp:inline distT="0" distB="0" distL="0" distR="0" wp14:anchorId="30ED3303" wp14:editId="16CAD68E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E772D" w:rsidRDefault="00CE772D" w:rsidP="00CE772D">
      <w:pPr>
        <w:pStyle w:val="StyleHeading114ptBoldUnderlineLeft"/>
      </w:pPr>
      <w:bookmarkStart w:id="27" w:name="_Toc475777975"/>
      <w:r w:rsidRPr="00EA03DE">
        <w:t>1.</w:t>
      </w:r>
      <w:r>
        <w:t>1</w:t>
      </w:r>
      <w:r w:rsidR="000509B4">
        <w:t>9</w:t>
      </w:r>
      <w:r w:rsidRPr="00EA03DE">
        <w:t xml:space="preserve"> </w:t>
      </w:r>
      <w:r>
        <w:t>–Run the first instance</w:t>
      </w:r>
      <w:bookmarkEnd w:id="27"/>
      <w:r>
        <w:t xml:space="preserve"> </w:t>
      </w:r>
    </w:p>
    <w:p w:rsidR="00CE772D" w:rsidRDefault="00CE772D" w:rsidP="00CE772D">
      <w:pPr>
        <w:pStyle w:val="StyleHeading114ptBoldUnderlineLeft"/>
      </w:pPr>
    </w:p>
    <w:p w:rsidR="00CE772D" w:rsidRDefault="00654D54" w:rsidP="0091290A">
      <w:proofErr w:type="gramStart"/>
      <w:r w:rsidRPr="00654D54">
        <w:t>java</w:t>
      </w:r>
      <w:proofErr w:type="gramEnd"/>
      <w:r w:rsidRPr="00654D54">
        <w:t xml:space="preserve"> -jar -</w:t>
      </w:r>
      <w:proofErr w:type="spellStart"/>
      <w:r w:rsidRPr="00654D54">
        <w:t>Dspring.profiles.active</w:t>
      </w:r>
      <w:proofErr w:type="spellEnd"/>
      <w:r w:rsidRPr="00654D54">
        <w:t>=eureka-host1 target/udemy-rsmortgage-eureka-service-discovery-ha-0.0.1-SNAPSHOT.jar</w:t>
      </w:r>
    </w:p>
    <w:p w:rsidR="00654D54" w:rsidRDefault="00654D54" w:rsidP="00CE772D">
      <w:pPr>
        <w:pStyle w:val="StyleHeading114ptBoldUnderlineLeft"/>
      </w:pPr>
    </w:p>
    <w:p w:rsidR="00CE772D" w:rsidRDefault="00CE772D">
      <w:r>
        <w:rPr>
          <w:noProof/>
        </w:rPr>
        <w:drawing>
          <wp:inline distT="0" distB="0" distL="0" distR="0" wp14:anchorId="0D0E1CDB" wp14:editId="7175C423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/>
    <w:p w:rsidR="009D333E" w:rsidRDefault="009D333E"/>
    <w:p w:rsidR="009D333E" w:rsidRDefault="009D333E" w:rsidP="0091290A">
      <w:r>
        <w:rPr>
          <w:noProof/>
        </w:rPr>
        <w:drawing>
          <wp:inline distT="0" distB="0" distL="0" distR="0" wp14:anchorId="1F3A7C5B" wp14:editId="21C16708">
            <wp:extent cx="5943600" cy="1914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28" w:name="_Toc475777976"/>
      <w:r w:rsidRPr="00EA03DE">
        <w:lastRenderedPageBreak/>
        <w:t>1.</w:t>
      </w:r>
      <w:r w:rsidR="000509B4">
        <w:t>20</w:t>
      </w:r>
      <w:r w:rsidRPr="00EA03DE">
        <w:t xml:space="preserve"> </w:t>
      </w:r>
      <w:r>
        <w:t>–Run the second instance</w:t>
      </w:r>
      <w:bookmarkEnd w:id="28"/>
      <w:r>
        <w:t xml:space="preserve"> </w:t>
      </w:r>
    </w:p>
    <w:p w:rsidR="00CE772D" w:rsidRDefault="00CE772D"/>
    <w:p w:rsidR="00654D54" w:rsidRDefault="00654D54">
      <w:proofErr w:type="gramStart"/>
      <w:r w:rsidRPr="00654D54">
        <w:t>java</w:t>
      </w:r>
      <w:proofErr w:type="gramEnd"/>
      <w:r w:rsidRPr="00654D54">
        <w:t xml:space="preserve"> -jar -</w:t>
      </w:r>
      <w:proofErr w:type="spellStart"/>
      <w:r w:rsidRPr="00654D54">
        <w:t>Dspring.profiles.active</w:t>
      </w:r>
      <w:proofErr w:type="spellEnd"/>
      <w:r w:rsidRPr="00654D54">
        <w:t>=eureka-host2 target/udemy-rsmortgage-eureka-service-discovery-ha-0.0.1-SNAPSHOT.jar</w:t>
      </w:r>
    </w:p>
    <w:p w:rsidR="00654D54" w:rsidRDefault="00654D54"/>
    <w:p w:rsidR="005D3543" w:rsidRDefault="00CE772D">
      <w:r>
        <w:rPr>
          <w:noProof/>
        </w:rPr>
        <w:drawing>
          <wp:inline distT="0" distB="0" distL="0" distR="0" wp14:anchorId="32D3D927" wp14:editId="043E7B06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43" w:rsidRDefault="005D3543"/>
    <w:p w:rsidR="00CE772D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13D34E46" wp14:editId="2C6E9A2A">
            <wp:extent cx="5943600" cy="1771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2D">
        <w:br w:type="page"/>
      </w:r>
    </w:p>
    <w:p w:rsidR="00047103" w:rsidRDefault="00047103" w:rsidP="001409E7">
      <w:pPr>
        <w:pStyle w:val="h1"/>
      </w:pPr>
    </w:p>
    <w:p w:rsidR="00682868" w:rsidRDefault="0068286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DE3E2F" w:rsidRDefault="00DE3E2F" w:rsidP="00DE3E2F">
      <w:pPr>
        <w:pStyle w:val="StyleHeading114ptBoldUnderlineLeft"/>
      </w:pPr>
      <w:bookmarkStart w:id="29" w:name="_Toc475777977"/>
      <w:r w:rsidRPr="00EA03DE">
        <w:t>1.</w:t>
      </w:r>
      <w:r w:rsidR="00B0133E">
        <w:t>2</w:t>
      </w:r>
      <w:r w:rsidR="000509B4">
        <w:t>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6" w:history="1">
        <w:r w:rsidRPr="00EA03DE">
          <w:t>http://localhost:8761</w:t>
        </w:r>
        <w:bookmarkEnd w:id="29"/>
      </w:hyperlink>
    </w:p>
    <w:p w:rsidR="00C15A19" w:rsidRDefault="00C15A19" w:rsidP="00DE3E2F">
      <w:pPr>
        <w:pStyle w:val="StyleHeading114ptBoldUnderlineLeft"/>
      </w:pPr>
    </w:p>
    <w:p w:rsidR="00C15A19" w:rsidRDefault="000834C6" w:rsidP="0091290A">
      <w:r>
        <w:rPr>
          <w:noProof/>
        </w:rPr>
        <w:drawing>
          <wp:inline distT="0" distB="0" distL="0" distR="0" wp14:anchorId="3C099C29" wp14:editId="57B8947B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19" w:rsidRDefault="00C15A1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15A19" w:rsidRDefault="00C15A19" w:rsidP="00C15A19">
      <w:pPr>
        <w:pStyle w:val="StyleHeading114ptBoldUnderlineLeft"/>
      </w:pPr>
      <w:bookmarkStart w:id="30" w:name="_Toc475777978"/>
      <w:r w:rsidRPr="00EA03DE">
        <w:lastRenderedPageBreak/>
        <w:t>1.</w:t>
      </w:r>
      <w:r w:rsidR="00B0133E">
        <w:t>2</w:t>
      </w:r>
      <w:r w:rsidR="00E509F9">
        <w:t>2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8" w:history="1">
        <w:r w:rsidRPr="001409E7">
          <w:t>http://localhost:8762</w:t>
        </w:r>
        <w:bookmarkEnd w:id="30"/>
      </w:hyperlink>
    </w:p>
    <w:p w:rsidR="00C15A19" w:rsidRDefault="00C15A19" w:rsidP="00DE3E2F">
      <w:pPr>
        <w:pStyle w:val="StyleHeading114ptBoldUnderlineLeft"/>
      </w:pPr>
    </w:p>
    <w:p w:rsidR="00DE3E2F" w:rsidRDefault="00DE3E2F" w:rsidP="00DE3E2F">
      <w:pPr>
        <w:pStyle w:val="h1"/>
      </w:pPr>
    </w:p>
    <w:p w:rsidR="00DE3E2F" w:rsidRDefault="000834C6" w:rsidP="0091290A">
      <w:r>
        <w:rPr>
          <w:noProof/>
        </w:rPr>
        <w:drawing>
          <wp:inline distT="0" distB="0" distL="0" distR="0" wp14:anchorId="6DA5884C" wp14:editId="026ACFB6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6C4A17" w:rsidRDefault="006C4A17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  <w:bookmarkStart w:id="31" w:name="_Toc475777979"/>
      <w:r w:rsidRPr="00EA03DE">
        <w:lastRenderedPageBreak/>
        <w:t>1.</w:t>
      </w:r>
      <w:r>
        <w:t>2</w:t>
      </w:r>
      <w:r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0" w:history="1">
        <w:r w:rsidRPr="0091290A">
          <w:t>http://eureka-host1:8761/</w:t>
        </w:r>
        <w:bookmarkEnd w:id="31"/>
      </w:hyperlink>
    </w:p>
    <w:p w:rsidR="006C4A17" w:rsidRDefault="006C4A17" w:rsidP="006C4A17">
      <w:pPr>
        <w:pStyle w:val="StyleHeading114ptBoldUnderlineLeft"/>
      </w:pPr>
    </w:p>
    <w:p w:rsidR="006C4A17" w:rsidRDefault="006C4A17" w:rsidP="0091290A">
      <w:r>
        <w:rPr>
          <w:noProof/>
        </w:rPr>
        <w:drawing>
          <wp:inline distT="0" distB="0" distL="0" distR="0" wp14:anchorId="2E1C372D" wp14:editId="0B7D9357">
            <wp:extent cx="5943600" cy="24771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7" w:rsidRDefault="006C4A17" w:rsidP="006C4A17">
      <w:pPr>
        <w:pStyle w:val="StyleHeading114ptBoldUnderlineLeft"/>
      </w:pPr>
    </w:p>
    <w:p w:rsidR="006C4A17" w:rsidRDefault="006C4A17" w:rsidP="006C4A17">
      <w:pPr>
        <w:pStyle w:val="StyleHeading114ptBoldUnderlineLeft"/>
      </w:pPr>
    </w:p>
    <w:p w:rsidR="00DE3E2F" w:rsidRDefault="00DE3E2F" w:rsidP="0091290A"/>
    <w:p w:rsidR="006C4A17" w:rsidRDefault="006C4A17">
      <w:r>
        <w:br w:type="page"/>
      </w:r>
    </w:p>
    <w:p w:rsidR="006C4A17" w:rsidRDefault="006C4A17" w:rsidP="006C4A17">
      <w:pPr>
        <w:pStyle w:val="StyleHeading114ptBoldUnderlineLeft"/>
      </w:pPr>
      <w:bookmarkStart w:id="32" w:name="_Toc475777980"/>
      <w:r w:rsidRPr="00EA03DE">
        <w:lastRenderedPageBreak/>
        <w:t>1.</w:t>
      </w:r>
      <w:r>
        <w:t>2</w:t>
      </w:r>
      <w:r>
        <w:t>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2" w:history="1">
        <w:r w:rsidRPr="0091290A">
          <w:t>http://eureka-host2:8762/</w:t>
        </w:r>
        <w:bookmarkEnd w:id="32"/>
      </w:hyperlink>
    </w:p>
    <w:p w:rsidR="006C4A17" w:rsidRDefault="006C4A17" w:rsidP="006C4A17">
      <w:pPr>
        <w:pStyle w:val="StyleHeading114ptBoldUnderlineLeft"/>
      </w:pPr>
    </w:p>
    <w:p w:rsidR="006C4A17" w:rsidRDefault="006C4A17" w:rsidP="0091290A">
      <w:r>
        <w:rPr>
          <w:noProof/>
        </w:rPr>
        <w:drawing>
          <wp:inline distT="0" distB="0" distL="0" distR="0" wp14:anchorId="13D75834" wp14:editId="475F8580">
            <wp:extent cx="5943600" cy="30530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4" w:rsidRDefault="004530E4" w:rsidP="006C4A17">
      <w:pPr>
        <w:pStyle w:val="StyleHeading114ptBoldUnderlineLeft"/>
      </w:pPr>
    </w:p>
    <w:p w:rsidR="00746499" w:rsidRDefault="004530E4" w:rsidP="0091290A">
      <w:r>
        <w:rPr>
          <w:noProof/>
        </w:rPr>
        <w:drawing>
          <wp:inline distT="0" distB="0" distL="0" distR="0" wp14:anchorId="538DB3FA" wp14:editId="7E3E5D20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99" w:rsidRDefault="0074649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530E4" w:rsidRDefault="004530E4" w:rsidP="006C4A17">
      <w:pPr>
        <w:pStyle w:val="StyleHeading114ptBoldUnderlineLeft"/>
      </w:pPr>
    </w:p>
    <w:p w:rsidR="00746499" w:rsidRDefault="00746499" w:rsidP="00746499">
      <w:pPr>
        <w:pStyle w:val="StyleHeading114ptBoldUnderlineLeft"/>
      </w:pPr>
      <w:bookmarkStart w:id="33" w:name="_Toc475777981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5" w:history="1">
        <w:r w:rsidR="00121D42" w:rsidRPr="0091290A">
          <w:t>http://eureka-host1:8762/health</w:t>
        </w:r>
        <w:bookmarkEnd w:id="33"/>
      </w:hyperlink>
    </w:p>
    <w:p w:rsidR="00121D42" w:rsidRDefault="00121D42" w:rsidP="00746499">
      <w:pPr>
        <w:pStyle w:val="StyleHeading114ptBoldUnderlineLeft"/>
      </w:pPr>
    </w:p>
    <w:p w:rsidR="00121D42" w:rsidRDefault="00121D42" w:rsidP="0091290A">
      <w:r>
        <w:rPr>
          <w:noProof/>
        </w:rPr>
        <w:drawing>
          <wp:inline distT="0" distB="0" distL="0" distR="0" wp14:anchorId="7F613590" wp14:editId="4F50C52E">
            <wp:extent cx="5943600" cy="37172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42" w:rsidRDefault="00121D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1D42" w:rsidRDefault="00121D42" w:rsidP="00746499">
      <w:pPr>
        <w:pStyle w:val="StyleHeading114ptBoldUnderlineLeft"/>
      </w:pPr>
    </w:p>
    <w:p w:rsidR="000F4EA2" w:rsidRDefault="000F4EA2" w:rsidP="000F4EA2">
      <w:pPr>
        <w:pStyle w:val="StyleHeading114ptBoldUnderlineLeft"/>
      </w:pPr>
      <w:bookmarkStart w:id="34" w:name="_Toc475777982"/>
      <w:r w:rsidRPr="00EA03DE">
        <w:t>1.</w:t>
      </w:r>
      <w:r>
        <w:t>2</w:t>
      </w:r>
      <w:r>
        <w:t>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7" w:history="1">
        <w:r w:rsidR="002A37B7" w:rsidRPr="0091290A">
          <w:t>http://eureka-host1:8762/beans</w:t>
        </w:r>
        <w:bookmarkEnd w:id="34"/>
      </w:hyperlink>
    </w:p>
    <w:p w:rsidR="002A37B7" w:rsidRDefault="002A37B7" w:rsidP="000F4EA2">
      <w:pPr>
        <w:pStyle w:val="StyleHeading114ptBoldUnderlineLeft"/>
      </w:pPr>
    </w:p>
    <w:p w:rsidR="002A37B7" w:rsidRDefault="002A37B7" w:rsidP="0091290A">
      <w:r>
        <w:rPr>
          <w:noProof/>
        </w:rPr>
        <w:drawing>
          <wp:inline distT="0" distB="0" distL="0" distR="0" wp14:anchorId="2A39BC4A" wp14:editId="03F92B1E">
            <wp:extent cx="5943600" cy="29457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7" w:rsidRDefault="002A37B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2A37B7" w:rsidRDefault="002A37B7" w:rsidP="000F4EA2">
      <w:pPr>
        <w:pStyle w:val="StyleHeading114ptBoldUnderlineLeft"/>
      </w:pPr>
    </w:p>
    <w:p w:rsidR="0055160B" w:rsidRDefault="0055160B" w:rsidP="0055160B">
      <w:pPr>
        <w:pStyle w:val="StyleHeading114ptBoldUnderlineLeft"/>
      </w:pPr>
      <w:bookmarkStart w:id="35" w:name="_Toc475777983"/>
      <w:r w:rsidRPr="00EA03DE">
        <w:t>1.</w:t>
      </w:r>
      <w:r>
        <w:t>2</w:t>
      </w:r>
      <w:r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9" w:history="1">
        <w:r w:rsidRPr="0091290A">
          <w:t>http://eureka-host1:8762/metrics</w:t>
        </w:r>
        <w:bookmarkEnd w:id="35"/>
      </w:hyperlink>
    </w:p>
    <w:p w:rsidR="0055160B" w:rsidRDefault="0055160B" w:rsidP="0055160B">
      <w:pPr>
        <w:pStyle w:val="StyleHeading114ptBoldUnderlineLeft"/>
      </w:pPr>
    </w:p>
    <w:p w:rsidR="001C579D" w:rsidRDefault="0055160B" w:rsidP="0091290A">
      <w:r>
        <w:rPr>
          <w:noProof/>
        </w:rPr>
        <w:drawing>
          <wp:inline distT="0" distB="0" distL="0" distR="0" wp14:anchorId="07CD1F4A" wp14:editId="63361945">
            <wp:extent cx="5943600" cy="366839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D" w:rsidRDefault="001C579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6C4A17" w:rsidRDefault="006C4A17" w:rsidP="006C4A17">
      <w:pPr>
        <w:pStyle w:val="StyleHeading114ptBoldUnderlineLeft"/>
      </w:pPr>
    </w:p>
    <w:p w:rsidR="001C579D" w:rsidRDefault="001C579D" w:rsidP="001C579D">
      <w:pPr>
        <w:pStyle w:val="StyleHeading114ptBoldUnderlineLeft"/>
      </w:pPr>
      <w:bookmarkStart w:id="36" w:name="_Toc475777984"/>
      <w:r w:rsidRPr="00EA03DE">
        <w:t>1.</w:t>
      </w:r>
      <w:r>
        <w:t>2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1" w:history="1">
        <w:r w:rsidRPr="0091290A">
          <w:t>http://eureka-host1:8762/env</w:t>
        </w:r>
        <w:bookmarkEnd w:id="36"/>
      </w:hyperlink>
    </w:p>
    <w:p w:rsidR="001C579D" w:rsidRDefault="001C579D" w:rsidP="001C579D">
      <w:pPr>
        <w:pStyle w:val="StyleHeading114ptBoldUnderlineLeft"/>
      </w:pPr>
    </w:p>
    <w:p w:rsidR="001C579D" w:rsidRDefault="001C579D" w:rsidP="0091290A">
      <w:r>
        <w:rPr>
          <w:noProof/>
        </w:rPr>
        <w:drawing>
          <wp:inline distT="0" distB="0" distL="0" distR="0" wp14:anchorId="1435CA65" wp14:editId="6EA238EA">
            <wp:extent cx="5943600" cy="37172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17" w:rsidRDefault="006C4A17" w:rsidP="006C4A17">
      <w:pPr>
        <w:pStyle w:val="StyleHeading114ptBoldUnderlineLeft"/>
      </w:pPr>
    </w:p>
    <w:p w:rsidR="00DE3E2F" w:rsidRDefault="00DE3E2F" w:rsidP="00DE3E2F"/>
    <w:p w:rsidR="00DE3E2F" w:rsidRDefault="00DE3E2F" w:rsidP="0091290A"/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37" w:name="_Toc475777985"/>
      <w:r w:rsidRPr="00EA03DE">
        <w:lastRenderedPageBreak/>
        <w:t>1.</w:t>
      </w:r>
      <w:r w:rsidR="00785492"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37"/>
    </w:p>
    <w:p w:rsidR="009C5756" w:rsidRDefault="009C5756" w:rsidP="00E03E10">
      <w:pPr>
        <w:pStyle w:val="StyleHeading114ptBoldUnderlineLeft"/>
      </w:pPr>
    </w:p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1409E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795" w:rsidRDefault="00E30795">
      <w:r>
        <w:separator/>
      </w:r>
    </w:p>
  </w:endnote>
  <w:endnote w:type="continuationSeparator" w:id="0">
    <w:p w:rsidR="00E30795" w:rsidRDefault="00E307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D169D">
      <w:rPr>
        <w:rStyle w:val="PageNumber"/>
        <w:noProof/>
      </w:rPr>
      <w:t>1</w: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Pr="00AC7900" w:rsidRDefault="00E55592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55592" w:rsidRDefault="00E55592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1290A">
      <w:rPr>
        <w:rStyle w:val="PageNumber"/>
        <w:noProof/>
      </w:rPr>
      <w:t>47</w:t>
    </w:r>
    <w:r>
      <w:rPr>
        <w:rStyle w:val="PageNumber"/>
      </w:rPr>
      <w:fldChar w:fldCharType="end"/>
    </w:r>
  </w:p>
  <w:p w:rsidR="00E55592" w:rsidRPr="00544DAE" w:rsidRDefault="00E55592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795" w:rsidRDefault="00E30795">
      <w:r>
        <w:separator/>
      </w:r>
    </w:p>
  </w:footnote>
  <w:footnote w:type="continuationSeparator" w:id="0">
    <w:p w:rsidR="00E30795" w:rsidRDefault="00E307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592" w:rsidRDefault="00E555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5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0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3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6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3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5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6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1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5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6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8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0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2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4"/>
  </w:num>
  <w:num w:numId="2">
    <w:abstractNumId w:val="48"/>
  </w:num>
  <w:num w:numId="3">
    <w:abstractNumId w:val="37"/>
  </w:num>
  <w:num w:numId="4">
    <w:abstractNumId w:val="13"/>
  </w:num>
  <w:num w:numId="5">
    <w:abstractNumId w:val="50"/>
  </w:num>
  <w:num w:numId="6">
    <w:abstractNumId w:val="36"/>
  </w:num>
  <w:num w:numId="7">
    <w:abstractNumId w:val="0"/>
  </w:num>
  <w:num w:numId="8">
    <w:abstractNumId w:val="6"/>
  </w:num>
  <w:num w:numId="9">
    <w:abstractNumId w:val="16"/>
  </w:num>
  <w:num w:numId="10">
    <w:abstractNumId w:val="19"/>
  </w:num>
  <w:num w:numId="11">
    <w:abstractNumId w:val="35"/>
  </w:num>
  <w:num w:numId="12">
    <w:abstractNumId w:val="44"/>
  </w:num>
  <w:num w:numId="13">
    <w:abstractNumId w:val="46"/>
  </w:num>
  <w:num w:numId="14">
    <w:abstractNumId w:val="49"/>
  </w:num>
  <w:num w:numId="15">
    <w:abstractNumId w:val="25"/>
  </w:num>
  <w:num w:numId="16">
    <w:abstractNumId w:val="4"/>
  </w:num>
  <w:num w:numId="17">
    <w:abstractNumId w:val="27"/>
  </w:num>
  <w:num w:numId="18">
    <w:abstractNumId w:val="24"/>
  </w:num>
  <w:num w:numId="19">
    <w:abstractNumId w:val="47"/>
  </w:num>
  <w:num w:numId="20">
    <w:abstractNumId w:val="14"/>
  </w:num>
  <w:num w:numId="21">
    <w:abstractNumId w:val="28"/>
  </w:num>
  <w:num w:numId="22">
    <w:abstractNumId w:val="12"/>
  </w:num>
  <w:num w:numId="23">
    <w:abstractNumId w:val="42"/>
  </w:num>
  <w:num w:numId="24">
    <w:abstractNumId w:val="32"/>
  </w:num>
  <w:num w:numId="25">
    <w:abstractNumId w:val="52"/>
  </w:num>
  <w:num w:numId="26">
    <w:abstractNumId w:val="2"/>
  </w:num>
  <w:num w:numId="27">
    <w:abstractNumId w:val="38"/>
  </w:num>
  <w:num w:numId="28">
    <w:abstractNumId w:val="39"/>
  </w:num>
  <w:num w:numId="29">
    <w:abstractNumId w:val="26"/>
  </w:num>
  <w:num w:numId="30">
    <w:abstractNumId w:val="18"/>
  </w:num>
  <w:num w:numId="31">
    <w:abstractNumId w:val="1"/>
  </w:num>
  <w:num w:numId="32">
    <w:abstractNumId w:val="17"/>
  </w:num>
  <w:num w:numId="33">
    <w:abstractNumId w:val="7"/>
  </w:num>
  <w:num w:numId="34">
    <w:abstractNumId w:val="15"/>
  </w:num>
  <w:num w:numId="35">
    <w:abstractNumId w:val="22"/>
  </w:num>
  <w:num w:numId="36">
    <w:abstractNumId w:val="29"/>
  </w:num>
  <w:num w:numId="37">
    <w:abstractNumId w:val="21"/>
  </w:num>
  <w:num w:numId="38">
    <w:abstractNumId w:val="30"/>
  </w:num>
  <w:num w:numId="39">
    <w:abstractNumId w:val="9"/>
  </w:num>
  <w:num w:numId="40">
    <w:abstractNumId w:val="23"/>
  </w:num>
  <w:num w:numId="41">
    <w:abstractNumId w:val="43"/>
  </w:num>
  <w:num w:numId="42">
    <w:abstractNumId w:val="3"/>
  </w:num>
  <w:num w:numId="43">
    <w:abstractNumId w:val="11"/>
  </w:num>
  <w:num w:numId="44">
    <w:abstractNumId w:val="33"/>
  </w:num>
  <w:num w:numId="45">
    <w:abstractNumId w:val="53"/>
  </w:num>
  <w:num w:numId="46">
    <w:abstractNumId w:val="41"/>
  </w:num>
  <w:num w:numId="47">
    <w:abstractNumId w:val="40"/>
  </w:num>
  <w:num w:numId="48">
    <w:abstractNumId w:val="10"/>
  </w:num>
  <w:num w:numId="49">
    <w:abstractNumId w:val="31"/>
  </w:num>
  <w:num w:numId="50">
    <w:abstractNumId w:val="8"/>
  </w:num>
  <w:num w:numId="51">
    <w:abstractNumId w:val="51"/>
  </w:num>
  <w:num w:numId="52">
    <w:abstractNumId w:val="45"/>
  </w:num>
  <w:num w:numId="53">
    <w:abstractNumId w:val="5"/>
  </w:num>
  <w:num w:numId="54">
    <w:abstractNumId w:val="2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4485A"/>
    <w:rsid w:val="00047103"/>
    <w:rsid w:val="000509B4"/>
    <w:rsid w:val="0006154B"/>
    <w:rsid w:val="00062AF2"/>
    <w:rsid w:val="00081412"/>
    <w:rsid w:val="000834C6"/>
    <w:rsid w:val="00094A4A"/>
    <w:rsid w:val="000B094B"/>
    <w:rsid w:val="000C0FD9"/>
    <w:rsid w:val="000D3448"/>
    <w:rsid w:val="000D4D7D"/>
    <w:rsid w:val="000D5907"/>
    <w:rsid w:val="000E06E0"/>
    <w:rsid w:val="000F29D1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E4C"/>
    <w:rsid w:val="00121D42"/>
    <w:rsid w:val="00122EF6"/>
    <w:rsid w:val="00123A21"/>
    <w:rsid w:val="00123FCB"/>
    <w:rsid w:val="0012448C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207478"/>
    <w:rsid w:val="00207B09"/>
    <w:rsid w:val="00212540"/>
    <w:rsid w:val="00217229"/>
    <w:rsid w:val="00222D36"/>
    <w:rsid w:val="00224EF7"/>
    <w:rsid w:val="0023160F"/>
    <w:rsid w:val="00232362"/>
    <w:rsid w:val="00234801"/>
    <w:rsid w:val="0023550C"/>
    <w:rsid w:val="002475D2"/>
    <w:rsid w:val="00250326"/>
    <w:rsid w:val="002612E3"/>
    <w:rsid w:val="002638CF"/>
    <w:rsid w:val="0026773A"/>
    <w:rsid w:val="002843FA"/>
    <w:rsid w:val="002A37B7"/>
    <w:rsid w:val="002A384F"/>
    <w:rsid w:val="002A4182"/>
    <w:rsid w:val="002A7CB9"/>
    <w:rsid w:val="002B08AE"/>
    <w:rsid w:val="002B11A7"/>
    <w:rsid w:val="002B267C"/>
    <w:rsid w:val="002B6951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75A9"/>
    <w:rsid w:val="0031399E"/>
    <w:rsid w:val="003231FC"/>
    <w:rsid w:val="00324D6C"/>
    <w:rsid w:val="00325317"/>
    <w:rsid w:val="003270EB"/>
    <w:rsid w:val="00334477"/>
    <w:rsid w:val="00341BC5"/>
    <w:rsid w:val="00350F7F"/>
    <w:rsid w:val="00362E42"/>
    <w:rsid w:val="0036301F"/>
    <w:rsid w:val="00371252"/>
    <w:rsid w:val="00374667"/>
    <w:rsid w:val="00391896"/>
    <w:rsid w:val="003A5E58"/>
    <w:rsid w:val="003A6061"/>
    <w:rsid w:val="003A7416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B3B"/>
    <w:rsid w:val="0044397D"/>
    <w:rsid w:val="00444BEA"/>
    <w:rsid w:val="00450922"/>
    <w:rsid w:val="004530E4"/>
    <w:rsid w:val="0046372A"/>
    <w:rsid w:val="00472D8A"/>
    <w:rsid w:val="004740C1"/>
    <w:rsid w:val="00481184"/>
    <w:rsid w:val="00491F4C"/>
    <w:rsid w:val="00492DD2"/>
    <w:rsid w:val="004A7020"/>
    <w:rsid w:val="004C2475"/>
    <w:rsid w:val="004D169D"/>
    <w:rsid w:val="004E0D56"/>
    <w:rsid w:val="004E75A5"/>
    <w:rsid w:val="004F395B"/>
    <w:rsid w:val="004F6E39"/>
    <w:rsid w:val="00505ECF"/>
    <w:rsid w:val="00517759"/>
    <w:rsid w:val="00525F26"/>
    <w:rsid w:val="00530204"/>
    <w:rsid w:val="00535B6C"/>
    <w:rsid w:val="00536038"/>
    <w:rsid w:val="00542D9C"/>
    <w:rsid w:val="0054427D"/>
    <w:rsid w:val="00544DAE"/>
    <w:rsid w:val="0055160B"/>
    <w:rsid w:val="00570E53"/>
    <w:rsid w:val="0057222C"/>
    <w:rsid w:val="005736D0"/>
    <w:rsid w:val="00580E7D"/>
    <w:rsid w:val="005A35B4"/>
    <w:rsid w:val="005C15DA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24357"/>
    <w:rsid w:val="00632342"/>
    <w:rsid w:val="006379AB"/>
    <w:rsid w:val="00654D54"/>
    <w:rsid w:val="00660D72"/>
    <w:rsid w:val="00665EF6"/>
    <w:rsid w:val="006702F0"/>
    <w:rsid w:val="00673EC6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7962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5346"/>
    <w:rsid w:val="00746499"/>
    <w:rsid w:val="007628CC"/>
    <w:rsid w:val="0076468C"/>
    <w:rsid w:val="00783030"/>
    <w:rsid w:val="00785492"/>
    <w:rsid w:val="00785B53"/>
    <w:rsid w:val="007A5BFA"/>
    <w:rsid w:val="007E5037"/>
    <w:rsid w:val="007F3C85"/>
    <w:rsid w:val="008046B5"/>
    <w:rsid w:val="00805A90"/>
    <w:rsid w:val="0080603F"/>
    <w:rsid w:val="00806B6D"/>
    <w:rsid w:val="00810DB5"/>
    <w:rsid w:val="008275AE"/>
    <w:rsid w:val="0083616E"/>
    <w:rsid w:val="008363E5"/>
    <w:rsid w:val="00854787"/>
    <w:rsid w:val="00857163"/>
    <w:rsid w:val="00865881"/>
    <w:rsid w:val="00866C7F"/>
    <w:rsid w:val="00867271"/>
    <w:rsid w:val="00871E1A"/>
    <w:rsid w:val="008811C5"/>
    <w:rsid w:val="008857C7"/>
    <w:rsid w:val="008B1A4C"/>
    <w:rsid w:val="008C0AF9"/>
    <w:rsid w:val="008C77C5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E00"/>
    <w:rsid w:val="00930E1A"/>
    <w:rsid w:val="00944A4F"/>
    <w:rsid w:val="0095242E"/>
    <w:rsid w:val="00953C57"/>
    <w:rsid w:val="00957BC8"/>
    <w:rsid w:val="009630C6"/>
    <w:rsid w:val="009846EC"/>
    <w:rsid w:val="0099045A"/>
    <w:rsid w:val="00991D08"/>
    <w:rsid w:val="009920E0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B25C9"/>
    <w:rsid w:val="00AB46EF"/>
    <w:rsid w:val="00AC12FC"/>
    <w:rsid w:val="00AC7900"/>
    <w:rsid w:val="00B002E2"/>
    <w:rsid w:val="00B0133E"/>
    <w:rsid w:val="00B144BA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784B"/>
    <w:rsid w:val="00B86B1C"/>
    <w:rsid w:val="00B90997"/>
    <w:rsid w:val="00B9500E"/>
    <w:rsid w:val="00BA150B"/>
    <w:rsid w:val="00BB59C9"/>
    <w:rsid w:val="00BC08C6"/>
    <w:rsid w:val="00BC25EC"/>
    <w:rsid w:val="00BC70D8"/>
    <w:rsid w:val="00BD3279"/>
    <w:rsid w:val="00BD37D0"/>
    <w:rsid w:val="00BD500E"/>
    <w:rsid w:val="00BD5603"/>
    <w:rsid w:val="00BE7637"/>
    <w:rsid w:val="00BE796A"/>
    <w:rsid w:val="00BF53DB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1F1A"/>
    <w:rsid w:val="00C5550C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E69D8"/>
    <w:rsid w:val="00CE772D"/>
    <w:rsid w:val="00CF775B"/>
    <w:rsid w:val="00D10A45"/>
    <w:rsid w:val="00D119FE"/>
    <w:rsid w:val="00D122E9"/>
    <w:rsid w:val="00D12F83"/>
    <w:rsid w:val="00D2025B"/>
    <w:rsid w:val="00D230FE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5929"/>
    <w:rsid w:val="00DD5418"/>
    <w:rsid w:val="00DE2B28"/>
    <w:rsid w:val="00DE3E2F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795"/>
    <w:rsid w:val="00E377FF"/>
    <w:rsid w:val="00E43C1B"/>
    <w:rsid w:val="00E509F9"/>
    <w:rsid w:val="00E55592"/>
    <w:rsid w:val="00E74859"/>
    <w:rsid w:val="00E75A8F"/>
    <w:rsid w:val="00E770C1"/>
    <w:rsid w:val="00E857B2"/>
    <w:rsid w:val="00EA56CB"/>
    <w:rsid w:val="00EA56DE"/>
    <w:rsid w:val="00EB6425"/>
    <w:rsid w:val="00ED7055"/>
    <w:rsid w:val="00EE167D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E99"/>
    <w:rsid w:val="00F7098C"/>
    <w:rsid w:val="00F7357A"/>
    <w:rsid w:val="00F83319"/>
    <w:rsid w:val="00F85106"/>
    <w:rsid w:val="00F92295"/>
    <w:rsid w:val="00F94510"/>
    <w:rsid w:val="00FA2E88"/>
    <w:rsid w:val="00FB14EA"/>
    <w:rsid w:val="00FB256A"/>
    <w:rsid w:val="00FB36E8"/>
    <w:rsid w:val="00FB4F58"/>
    <w:rsid w:val="00FB6F1E"/>
    <w:rsid w:val="00FC68B9"/>
    <w:rsid w:val="00FE3307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761" TargetMode="External"/><Relationship Id="rId39" Type="http://schemas.openxmlformats.org/officeDocument/2006/relationships/hyperlink" Target="http://eureka-host1:8762/metric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://eureka-host1:8762/env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://eureka-host2:8762/" TargetMode="External"/><Relationship Id="rId37" Type="http://schemas.openxmlformats.org/officeDocument/2006/relationships/hyperlink" Target="http://eureka-host1:8762/beans" TargetMode="External"/><Relationship Id="rId40" Type="http://schemas.openxmlformats.org/officeDocument/2006/relationships/image" Target="media/image23.png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762" TargetMode="External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eureka-host1:8761/" TargetMode="External"/><Relationship Id="rId35" Type="http://schemas.openxmlformats.org/officeDocument/2006/relationships/hyperlink" Target="http://eureka-host1:8762/health" TargetMode="External"/><Relationship Id="rId43" Type="http://schemas.openxmlformats.org/officeDocument/2006/relationships/header" Target="header1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26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7493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74</cp:revision>
  <cp:lastPrinted>2011-07-14T21:05:00Z</cp:lastPrinted>
  <dcterms:created xsi:type="dcterms:W3CDTF">2017-02-14T02:26:00Z</dcterms:created>
  <dcterms:modified xsi:type="dcterms:W3CDTF">2017-02-25T15:27:00Z</dcterms:modified>
</cp:coreProperties>
</file>